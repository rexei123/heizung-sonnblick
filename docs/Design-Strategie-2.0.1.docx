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>
        <w:rPr>
          <w:rFonts w:ascii="Inter" w:cs="Inter" w:eastAsia="Inter" w:hAnsi="Inter"/>
          <w:b w:val="1"/>
          <w:bCs w:val="1"/>
          <w:color w:val="dd3c71"/>
          <w:sz w:val="24"/>
          <w:szCs w:val="24"/>
          <w:rtl w:val="0"/>
        </w:rPr>
        <w:t xml:space="preserve">HOTEL SONNBLICK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>
        <w:rPr>
          <w:rFonts w:ascii="Inter" w:cs="Inter" w:eastAsia="Inter" w:hAnsi="Inter"/>
          <w:b w:val="1"/>
          <w:bCs w:val="1"/>
          <w:color w:val="1a1a1a"/>
          <w:sz w:val="56"/>
          <w:szCs w:val="56"/>
          <w:rtl w:val="0"/>
        </w:rPr>
        <w:t xml:space="preserve">Design Strategie 2.0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>
        <w:rPr>
          <w:rFonts w:ascii="Inter" w:cs="Inter" w:eastAsia="Inter" w:hAnsi="Inter"/>
          <w:i w:val="1"/>
          <w:iCs w:val="1"/>
          <w:color w:val="565d6d"/>
          <w:sz w:val="26"/>
          <w:szCs w:val="26"/>
          <w:rtl w:val="0"/>
        </w:rPr>
        <w:t xml:space="preserve">Verbindliche Gestaltungsrichtlinie für alle Software-Projekte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180" w:lineRule="auto"/>
        <w:jc w:val="center"/>
        <w:rPr/>
      </w:pPr>
      <w:r>
        <w:rPr>
          <w:rFonts w:ascii="Inter" w:cs="Inter" w:eastAsia="Inter" w:hAnsi="Inter"/>
          <w:color w:val="565d6d"/>
          <w:sz w:val="20"/>
          <w:szCs w:val="20"/>
          <w:rtl w:val="0"/>
        </w:rPr>
        <w:t xml:space="preserve">Version 2.0 · April 2026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>
        <w:rPr>
          <w:rFonts w:ascii="Inter" w:cs="Inter" w:eastAsia="Inter" w:hAnsi="Inter"/>
          <w:color w:val="565d6d"/>
          <w:sz w:val="20"/>
          <w:szCs w:val="20"/>
          <w:rtl w:val="0"/>
        </w:rPr>
        <w:t xml:space="preserve">Basis: Analyse MenuCard Pro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Über dieses Dokument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Dieses Dokument ist die verbindliche Gestaltungsrichtlinie für alle Software-Projekte des Hotels Sonnblick. Es stellt sicher, dass jedes neue Tool – unabhängig von Funktion, Entwickler oder KI-Assistent – im gleichen visuellen und funktionalen Stil gebaut wird.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Zielgruppe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Entwickler, die neue Tools für das Hotel umsetzen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KI-Assistenten (Claude, ChatGPT, Cursor), die Code und UI generieren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Designer, die Mockups oder Prototypen erstellen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Der Hotelier selbst als Referenz bei Entscheidungen und Reviews</w:t>
      </w:r>
    </w:p>
    <w:p w:rsidR="00000000" w:rsidDel="00000000" w:rsidP="00000000" w:rsidRDefault="00000000" w:rsidRPr="00000000" w14:paraId="0000000F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Wie dieses Dokument verwendet wird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Jedes neue Software-Projekt beginnt mit dem Satz: "Baue nach dem Hotel-Sonnblick-Design-System (siehe Guideline)." Das vorliegende Dokument wird dem Entwickler oder der KI als Anhang mitgegeben. Abweichungen sind nur dann zulässig, wenn sie begründet werden und die Gesamtkonsistenz nicht gefährden.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Warum Konsistenz zählt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Mitarbeiter, die mehrere interne Tools nutzen, müssen sich nicht umgewöhnen. Schulungsaufwand sinkt. Fehler werden reduziert. Das Hotel wirkt auch intern professionell und durchdacht. Und nicht zuletzt: Jedes neue Projekt ist schneller fertig, weil Designfragen nicht neu verhandelt werden.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1. Designprinzipien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 folgenden sieben Prinzipien sind die oberste Instanz. Jede Designentscheidung wird an ihnen gemessen. Bei Konflikt gewinnt das höher stehende Prinzip.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4"/>
          <w:szCs w:val="24"/>
          <w:rtl w:val="0"/>
        </w:rPr>
        <w:t xml:space="preserve">1. </w:t>
      </w: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Inhalt vor Oberfläche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300" w:lineRule="auto"/>
        <w:ind w:left="360" w:firstLine="0"/>
        <w:rPr/>
      </w:pPr>
      <w:r>
        <w:rPr>
          <w:rFonts w:ascii="Inter" w:cs="Inter" w:eastAsia="Inter" w:hAnsi="Inter"/>
          <w:color w:val="565d6d"/>
          <w:sz w:val="22"/>
          <w:szCs w:val="22"/>
          <w:rtl w:val="0"/>
        </w:rPr>
        <w:t xml:space="preserve">Die UI tritt zurück, Inhalte dominieren. Weißraum, klare Typografie, wenige Zierelemente. Kein Gradient, keine Icon-Inflation, keine Animationen um ihrer selbst willen.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4"/>
          <w:szCs w:val="24"/>
          <w:rtl w:val="0"/>
        </w:rPr>
        <w:t xml:space="preserve">2. </w:t>
      </w: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Ein Brand-Akzent, konsequent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00" w:lineRule="auto"/>
        <w:ind w:left="360" w:firstLine="0"/>
        <w:rPr/>
      </w:pPr>
      <w:r>
        <w:rPr>
          <w:rFonts w:ascii="Inter" w:cs="Inter" w:eastAsia="Inter" w:hAnsi="Inter"/>
          <w:color w:val="565d6d"/>
          <w:sz w:val="22"/>
          <w:szCs w:val="22"/>
          <w:rtl w:val="0"/>
        </w:rPr>
        <w:t xml:space="preserve">Rosé #DD3C71 ist der einzige Brand-Akzent. Sekundärfarben sind ausschließlich semantisch belegt (Erfolg, Warnung, Fehler, Info). Keine zweite Bunt-Farbe "weil schöner".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4"/>
          <w:szCs w:val="24"/>
          <w:rtl w:val="0"/>
        </w:rPr>
        <w:t xml:space="preserve">3. </w:t>
      </w: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Gastgeber-Tonalität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00" w:lineRule="auto"/>
        <w:ind w:left="360" w:firstLine="0"/>
        <w:rPr/>
      </w:pPr>
      <w:r>
        <w:rPr>
          <w:rFonts w:ascii="Inter" w:cs="Inter" w:eastAsia="Inter" w:hAnsi="Inter"/>
          <w:color w:val="565d6d"/>
          <w:sz w:val="22"/>
          <w:szCs w:val="22"/>
          <w:rtl w:val="0"/>
        </w:rPr>
        <w:t xml:space="preserve">Warm, siezend, nie technisch-kalt. "Ihr Restaurant" statt "Tenant #4711". "Guten Morgen" statt "Welcome back". Freundliche Fehlermeldungen statt roter Schockblöcke.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4"/>
          <w:szCs w:val="24"/>
          <w:rtl w:val="0"/>
        </w:rPr>
        <w:t xml:space="preserve">4. </w:t>
      </w: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Aufgabengerechte Layouts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300" w:lineRule="auto"/>
        <w:ind w:left="360" w:firstLine="0"/>
        <w:rPr/>
      </w:pPr>
      <w:r>
        <w:rPr>
          <w:rFonts w:ascii="Inter" w:cs="Inter" w:eastAsia="Inter" w:hAnsi="Inter"/>
          <w:color w:val="565d6d"/>
          <w:sz w:val="22"/>
          <w:szCs w:val="22"/>
          <w:rtl w:val="0"/>
        </w:rPr>
        <w:t xml:space="preserve">Nicht jede Seite ist ein Dashboard. Master-Detail für Datenarbeit. Card-Grid für visuelle Inhalte. Vollbild-Wizard für mehrstufige Prozesse. Form-Layout für Einstellungen.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4"/>
          <w:szCs w:val="24"/>
          <w:rtl w:val="0"/>
        </w:rPr>
        <w:t xml:space="preserve">5. </w:t>
      </w: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Mobile-tauglich von Tag 1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300" w:lineRule="auto"/>
        <w:ind w:left="360" w:firstLine="0"/>
        <w:rPr/>
      </w:pPr>
      <w:r>
        <w:rPr>
          <w:rFonts w:ascii="Inter" w:cs="Inter" w:eastAsia="Inter" w:hAnsi="Inter"/>
          <w:color w:val="565d6d"/>
          <w:sz w:val="22"/>
          <w:szCs w:val="22"/>
          <w:rtl w:val="0"/>
        </w:rPr>
        <w:t xml:space="preserve">Alle neuen Tools funktionieren auf dem Smartphone – nicht nur technisch responsive, sondern bedienbar (Touch-Targets ≥ 44×44 px, Bottom-Sheets statt Modals auf Mobile, Pinch-Zoom erlaubt).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4"/>
          <w:szCs w:val="24"/>
          <w:rtl w:val="0"/>
        </w:rPr>
        <w:t xml:space="preserve">6. </w:t>
      </w: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Accessibility WCAG 2.2 AA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300" w:lineRule="auto"/>
        <w:ind w:left="360" w:firstLine="0"/>
        <w:rPr/>
      </w:pPr>
      <w:r>
        <w:rPr>
          <w:rFonts w:ascii="Inter" w:cs="Inter" w:eastAsia="Inter" w:hAnsi="Inter"/>
          <w:color w:val="565d6d"/>
          <w:sz w:val="22"/>
          <w:szCs w:val="22"/>
          <w:rtl w:val="0"/>
        </w:rPr>
        <w:t xml:space="preserve">Kontrast, Fokus-Styles, Tastaturbedienung und Screenreader-Unterstützung sind nicht optional. Jede Komponente wird daran geprüft.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4"/>
          <w:szCs w:val="24"/>
          <w:rtl w:val="0"/>
        </w:rPr>
        <w:t xml:space="preserve">7. </w:t>
      </w: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Progressive Disclosure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300" w:lineRule="auto"/>
        <w:ind w:left="360" w:firstLine="0"/>
        <w:rPr/>
      </w:pPr>
      <w:r>
        <w:rPr>
          <w:rFonts w:ascii="Inter" w:cs="Inter" w:eastAsia="Inter" w:hAnsi="Inter"/>
          <w:color w:val="565d6d"/>
          <w:sz w:val="22"/>
          <w:szCs w:val="22"/>
          <w:rtl w:val="0"/>
        </w:rPr>
        <w:t xml:space="preserve">Der Startbildschirm zeigt 80 % Nutzen in 0 Klicks. Details und Power-Features kommen auf Abruf. Nichts überfordert auf den ersten Blick.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2. Farbsystem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Alle Farben werden als CSS-Variablen definiert und niemals inline im Code verwendet. Der Token-Name ist verbindlich – auch Darkmode, Theming und zukünftige Brand-Anpassungen funktionieren dann out of the box.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2.1 Markenfarbe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 Markenfarbe Rosé #DD3C71 ist der einzige nicht-semantische Farbakzent im gesamten Produkt. Sie wird verwendet für: Primäre CTAs, aktive Navigation-States, Links, Fokus-Ringe, Badge "Neu", Marken-Typografie.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2500"/>
        <w:gridCol w:w="1400"/>
        <w:gridCol w:w="2660"/>
        <w:tblGridChange w:id="0">
          <w:tblGrid>
            <w:gridCol w:w="1000"/>
            <w:gridCol w:w="1800"/>
            <w:gridCol w:w="2500"/>
            <w:gridCol w:w="14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Swatch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Einsatzzweck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d3c7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Primary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--color-primary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#DD3C71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Haupt-CTAs, Brand, Links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42d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Primary Hover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--color-primary-hover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#C42D60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Hover-State von Primary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df2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Primary 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--color-primary-light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#FDF2F5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Aktiver Sidebar-Hintergrund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be5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Primary Subtle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--color-primary-subtle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#FBE5EC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Transparentes Rosé (8% Alpha)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2.2 Neutrale Palette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 Neutralen dominieren die UI. 80 % jeder Oberfläche besteht aus diesen Farben.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2500"/>
        <w:gridCol w:w="1400"/>
        <w:gridCol w:w="2660"/>
        <w:tblGridChange w:id="0">
          <w:tblGrid>
            <w:gridCol w:w="1000"/>
            <w:gridCol w:w="1800"/>
            <w:gridCol w:w="2500"/>
            <w:gridCol w:w="14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Swatch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Einsatzzweck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Ink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--color-text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#1A1A1A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Primärer Text, Überschriften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65d6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Ink Secondary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--color-text-secondary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#565D6D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Sekundärer Text, Labels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8e8e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Ink Muted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--color-text-muted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#8E8E8E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Metadaten, Hinweise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Background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--color-bg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#FFFFFF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Haupt-Hintergrund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Surface Subtle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--color-bg-subtle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#FAFAFB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Karten-Hintergrund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3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Surface Muted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--color-bg-muted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#F3F3F6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Alternative Flächen, Hover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Border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--color-border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#E5E7EB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Standard-Rahmen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2.3 Semantische Farben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Semantische Farben sind strikt für ihre Bedeutung reserviert. Grün bedeutet immer Erfolg, niemals "Accent". Rot bedeutet immer Fehler, niemals "wichtig".</w:t>
      </w: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2500"/>
        <w:gridCol w:w="1400"/>
        <w:gridCol w:w="2660"/>
        <w:tblGridChange w:id="0">
          <w:tblGrid>
            <w:gridCol w:w="1000"/>
            <w:gridCol w:w="1800"/>
            <w:gridCol w:w="2500"/>
            <w:gridCol w:w="14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Swatch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Einsatzzweck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6a3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Success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--color-success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#16A34A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Aktiv, erfolgreich, grün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Success 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--color-success-light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#F0FDF4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Success-Badge-Hintergrund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9e0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Warning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--color-warning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#F59E0B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Achtung, Entwurf, ausstehend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Warning 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--color-warning-light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#FFFBEB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Warning-Badge-Hintergrund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0525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Error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--color-error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#E05252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Fehler, Löschen, deaktiviert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Error 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--color-error-light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#FEF2F2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Error-Badge-Hintergrund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3b82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Info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--color-info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#3B82F6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Hinweise, neutrale Info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Info 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--color-info-light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#EFF6FF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Info-Badge-Hintergrund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6a3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Add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--color-add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#16A34A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CTAs für "Neu anlegen"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2.4 Domain-Farben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Für wiederkehrende Inhaltstypen gibt es feste Farben. Wer eine Weinkarte macht, nutzt dieselbe Wein-Farbe wie in jedem anderen Tool.</w:t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2500"/>
        <w:gridCol w:w="1400"/>
        <w:gridCol w:w="2660"/>
        <w:tblGridChange w:id="0">
          <w:tblGrid>
            <w:gridCol w:w="1000"/>
            <w:gridCol w:w="1800"/>
            <w:gridCol w:w="2500"/>
            <w:gridCol w:w="14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Swatch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Einsatzzweck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7c3a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Wein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--color-domain-wine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#7C3AED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Wein, Signature-Items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9e0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Speise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--color-domain-food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#F59E0B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Speisen, Gerichte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3b82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Getränk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--color-domain-drink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#3B82F6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Getränke allgemein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a1620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Bier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--color-domain-beer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#A16207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Bier-Kategorie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78350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Kaffee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--color-domain-coffee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#78350F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Kaffee-Kategorie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6a3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Margin Good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--color-margin-good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#16A34A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Marge &gt; 60 %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9e0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Margin OK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--color-margin-ok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#F59E0B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Marge 40 – 60 %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0525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Margin Bad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Fonts w:ascii="Consolas" w:cs="Consolas" w:eastAsia="Consolas" w:hAnsi="Consolas"/>
                <w:color w:val="565d6d"/>
                <w:sz w:val="18"/>
                <w:szCs w:val="18"/>
                <w:rtl w:val="0"/>
              </w:rPr>
              <w:t xml:space="preserve">--color-margin-bad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#E05252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Fonts w:ascii="Inter" w:cs="Inter" w:eastAsia="Inter" w:hAnsi="Inter"/>
                <w:color w:val="565d6d"/>
                <w:sz w:val="18"/>
                <w:szCs w:val="18"/>
                <w:rtl w:val="0"/>
              </w:rPr>
              <w:t xml:space="preserve">Marge &lt; 40 %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2.5 Kontrastregeln (verbindlich)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Normaler Text auf Hintergrund: mindestens 4,5 : 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Große Schrift (≥ 18 pt oder ≥ 14 pt bold): mindestens 3 : 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UI-Elemente (Icons, Bedienelemente): mindestens 3 : 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Rosé auf Weiß ist für reinen Text grenzwertig. Für Links und Buttons nur in Kombination mit Bold-Weight nutzen.</w:t>
      </w:r>
    </w:p>
    <w:p w:rsidR="00000000" w:rsidDel="00000000" w:rsidP="00000000" w:rsidRDefault="00000000" w:rsidRPr="00000000" w14:paraId="000000D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3. Typografie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3.1 Schriftfamilien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Roboto ist die verbindliche Schrift für alle Admin-Bereiche und internen Tools. Playfair Display ist ausschließlich für Gäste-Facing-Oberflächen (Menükarten, Einladungen, öffentliche Seiten) reserviert. Inter dient als Display-Schrift für Hero-Bereiche und Marketing-Elemente. JetBrains Mono für Zahlen, Codes, technische Werte.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300"/>
        <w:gridCol w:w="2860"/>
        <w:tblGridChange w:id="0">
          <w:tblGrid>
            <w:gridCol w:w="2200"/>
            <w:gridCol w:w="2000"/>
            <w:gridCol w:w="23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Rolle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CSS-Token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Einsatz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Admin &amp; Tools (Pflicht)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Roboto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--font-admin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Sämtliche internen Admin-UIs, Dashboards, Settings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Display / Heros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Inter SemiBold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--font-display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Große Seitentitel, Marketing, Landingpages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Gast-Facing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Playfair Display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--font-heading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Nur Menükarten, öffentliche Seiten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Mono / Zahlen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JetBrains Mono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--font-mono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SKU, Codes, Preise in Tabellen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Roboto wird via Google Fonts eingebunden. Gewichte: 400 (Regular), 500 (Medium), 600 (SemiBold), 700 (Bold). Einbindung in Next.js bevorzugt über next/font/google für optimale Performance.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3.1.1 Roboto-Einbindung (Next.js)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3f3f6" w:val="clear"/>
        <w:spacing w:after="120" w:line="280" w:lineRule="auto"/>
        <w:rPr/>
      </w:pPr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// app/layout.tsximport { Roboto } from "next/font/google";const roboto = Roboto({  subsets: ["latin"],  weight: ["400", "500", "700"],  variable: "--font-admin",  display: "swap",});export default function RootLayout({ children }) {  return (    &lt;html lang="de" className={roboto.variable}&gt;      &lt;body className="font-admin"&gt;{children}&lt;/body&gt;    &lt;/html&gt;  );}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In der tailwind.config.ts wird Roboto als Standard-Admin-Schrift registriert: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3f3f6" w:val="clear"/>
        <w:spacing w:after="120" w:line="280" w:lineRule="auto"/>
        <w:rPr/>
      </w:pPr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// tailwind.config.tstheme: {  extend: {    fontFamily: {      admin: ["var(--font-admin)", "system-ui", "sans-serif"],      heading: ["Playfair Display", "serif"],      mono: ["JetBrains Mono", "monospace"],    }  }}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3.2 Typo-Skala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 Skala ist bewusst kompakt. Mehr Größen führen zu Uneinheitlichkeit. Wenn eine neue Größe zwingend nötig scheint, prüft man zuerst, ob eine bestehende passt.</w:t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400"/>
        <w:gridCol w:w="4560"/>
        <w:tblGridChange w:id="0">
          <w:tblGrid>
            <w:gridCol w:w="2000"/>
            <w:gridCol w:w="1400"/>
            <w:gridCol w:w="1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Pixel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REM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Einsatz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--text-xs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12px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0.75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Labels in Small-Caps, Metadaten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--text-sm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14px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0.875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Sekundärtext, Tabellenzellen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--text-base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16px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Standard-Fließtext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--text-lg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18px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1.125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Hervorgehobener Text, Karten-Titel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--text-xl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20px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1.25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H3, Sektions-Titel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--text-2xl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24px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1.5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H2, Seitenbereich-Titel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--text-3xl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30px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1.875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H1, Seitenheadlines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--text-4xl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36px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2.25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Hero-Headlines, nur sparsam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3.3 Schriftgewichte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Regular 400 </w:t>
      </w: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— Fließtext, Beschreibungen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Medium 500 </w:t>
      </w: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— Labels, Navigation-Items, Buttons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SemiBold 600 </w:t>
      </w: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— Überschriften H2–H4, Karten-Titel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Bold 700 </w:t>
      </w: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— H1, Hero-Headlines, starke Betonung</w:t>
      </w:r>
    </w:p>
    <w:p w:rsidR="00000000" w:rsidDel="00000000" w:rsidP="00000000" w:rsidRDefault="00000000" w:rsidRPr="00000000" w14:paraId="00000123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Italic und Weight 800/900 werden nicht verwendet. Italic stört das Lesegefühl in UI-Kontext, sehr fette Schnitte wirken marketinglastig.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3.4 Line-Height &amp; Tracking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Überschriften: line-height 1.25 (tight)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Fließtext: line-height 1.5 (normal)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Lange Beschreibungen: line-height 1.625 (relaxed)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Small-Caps-Labels (Sidebar-Gruppen wie "INHALT", "TOOLS"): letter-spacing 0.08em</w:t>
      </w:r>
    </w:p>
    <w:p w:rsidR="00000000" w:rsidDel="00000000" w:rsidP="00000000" w:rsidRDefault="00000000" w:rsidRPr="00000000" w14:paraId="0000012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4. Spacing, Radius &amp; Shadows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4.1 Spacing-Skala</w:t>
      </w:r>
      <w:r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Alle Abstände stammen aus dieser festen Skala. Keine willkürlichen Werte wie 13px oder 22px.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360"/>
        <w:tblGridChange w:id="0">
          <w:tblGrid>
            <w:gridCol w:w="2400"/>
            <w:gridCol w:w="16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Pixel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Verwendung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--spacing-xs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4px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Icon-zu-Text-Abstand, Inline-Gaps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--spacing-sm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8px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Zwischen verwandten Elementen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--spacing-md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16px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Standard-Abstand zwischen Bausteinen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--spacing-lg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24px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Zwischen Sektionen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--spacing-xl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32px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Großer Sektions-Abstand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--spacing-2xl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48px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Seitenbereich-Trennung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--spacing-3xl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64px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Hero-Abstände, Landingpages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4.2 Border-Radius</w:t>
      </w:r>
      <w:r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Der Radius erzeugt Freundlichkeit. Wir runden konsequent – aber nicht extrem. Keine "Pill-Buttons" außer für Status-Badges.</w:t>
      </w: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360"/>
        <w:tblGridChange w:id="0">
          <w:tblGrid>
            <w:gridCol w:w="2400"/>
            <w:gridCol w:w="16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Pixel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Verwendung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--radius-sm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4px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Inputs, kleine Inline-Elemente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--radius-md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8px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Buttons, Dropdowns, Filter-Chips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--radius-lg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12px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Cards, Modals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--radius-xl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16px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Hervorgehobene KPI-Cards, Hero-Elemente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--radius-full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9999px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Nur Avatare, Status-Dots, Badges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4.3 Schatten</w:t>
      </w:r>
      <w:r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Schatten sind weich und subtil. Nie harter Drop-Shadow. Elevation wird durch Stapelung kommuniziert, nicht durch schwarze Kästen.</w:t>
      </w: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gridCol w:w="3960"/>
        <w:tblGridChange w:id="0">
          <w:tblGrid>
            <w:gridCol w:w="1800"/>
            <w:gridCol w:w="36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CSS-Wert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Verwendung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--shadow-sm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0 1px 2px rgba(0,0,0,.05)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Inputs im Fokus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--shadow-card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0 1px 3px rgba(0,0,0,.08)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Standard-Cards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--shadow-md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0 4px 6px, 0 2px 4px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Dropdowns, Tooltips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--shadow-lg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0 10px 25px, 0 8px 10px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Modals, Drawers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4.4 Breakpoints</w:t>
      </w:r>
      <w:r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Wir folgen den Tailwind-Standardbreakpoints. Mobile-First-Strategie: Der Grundstil ist mobil, größere Bildschirme erweitern.</w:t>
      </w: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360"/>
        <w:tblGridChange w:id="0">
          <w:tblGrid>
            <w:gridCol w:w="2000"/>
            <w:gridCol w:w="2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Breakpoint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Ab Breite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Gerätetyp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Default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0px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Mobile (Smartphone)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sm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640px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Große Smartphones, kleine Tablets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768px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Tablet Portrait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lg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1024px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Tablet Landscape, kleines Desktop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1280px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Desktop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2xl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1536px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Großes Desktop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5. Layout-Patterns</w:t>
      </w:r>
      <w:r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Jedes Tool wählt das passende Layout zur Aufgabe. Nicht jede Seite ist ein Dashboard. Die folgenden sechs Patterns decken 95 % aller Anwendungsfälle ab.</w:t>
      </w:r>
      <w:r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5.1 AppShell (Grundlayout)</w:t>
      </w:r>
      <w:r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Jede interne Software hat diese Außenstruktur:</w:t>
      </w:r>
      <w:r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Sidebar links, 200 px breit, weiß, dezenter Rand rechts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Sidebar kollabierbar auf 56 px (Icon-only) über kleinen Pfeil-Button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Logo + Tool-Name oben in der Sidebar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Sidebar-Gruppen mit Small-Caps-Label (z. B. INHALT, TOOLS, EINSTELLUNGEN)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Avatar-Bereich unten mit Benutzername und Abmelden-Link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Content-Bereich rechts, nicht breiter als 1280 px (max-w-6xl)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Auf Mobile: Sidebar wird Slide-Out-Drawer, Hamburger-Icon oben links</w:t>
      </w:r>
    </w:p>
    <w:p w:rsidR="00000000" w:rsidDel="00000000" w:rsidP="00000000" w:rsidRDefault="00000000" w:rsidRPr="00000000" w14:paraId="00000190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5.2 Dashboard-Layout</w:t>
      </w:r>
      <w:r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Erste Seite jedes Tools. Maximal 6 Widgets oberhalb der Falz. Aufbau von oben nach unten:</w:t>
      </w:r>
      <w:r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Persönliche Begrüßung ("Guten Morgen, [Name]!")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Kurzer Kontext-Satz ("Hier ist die Zusammenfassung für [Bereich].")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KPI-Card-Reihe: 4 Cards nebeneinander auf Desktop, 2 auf Tablet, 1 auf Mobile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2/3 – 1/3 Content-Split: links aktuelle Aktivität, rechts Widget-Spalte mit Quick-Actions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Keine Grafiken oder Charts auf dem Dashboard – die gehören in Analytics</w:t>
      </w:r>
    </w:p>
    <w:p w:rsidR="00000000" w:rsidDel="00000000" w:rsidP="00000000" w:rsidRDefault="00000000" w:rsidRPr="00000000" w14:paraId="00000197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5.3 Master-Detail-Layout</w:t>
      </w:r>
      <w:r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Standard für Datenarbeit: Produkte, Kunden, Buchungen, Aufgaben. Drei oder vier Spalten nebeneinander.</w:t>
      </w:r>
      <w:r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Spalte 1 – Sidebar (immer)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Spalte 2 – Liste der Items (Suche oben, Filter, scrollbar)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Spalte 3 – Detail/Edit-Form des ausgewählten Items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Optional Spalte 4 – kontextueller Pool (z. B. Varianten, Tags, verfügbare Optionen zum Reinziehen)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Breaks auf Mobile in drei separate Screens mit Zurück-Navigation</w:t>
      </w:r>
    </w:p>
    <w:p w:rsidR="00000000" w:rsidDel="00000000" w:rsidP="00000000" w:rsidRDefault="00000000" w:rsidRPr="00000000" w14:paraId="0000019E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5.4 Card-Grid-Layout</w:t>
      </w:r>
      <w:r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Für visuelle Inhalte mit wenigen Items: QR-Codes, Bildarchiv, Vorlagen. Jede Karte zeigt Preview + Meta + Aktionen.</w:t>
      </w:r>
      <w:r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Grid 3 Spalten Desktop, 2 auf Tablet, 1 auf Mobile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Gap zwischen Karten: --spacing-md (16 px)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Karten-Aktionen innerhalb der Karte (nicht auf Hover, das scheitert auf Mobile)</w:t>
      </w:r>
    </w:p>
    <w:p w:rsidR="00000000" w:rsidDel="00000000" w:rsidP="00000000" w:rsidRDefault="00000000" w:rsidRPr="00000000" w14:paraId="000001A3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5.5 Settings-Layout</w:t>
      </w:r>
      <w:r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Vertikale Sub-Navigation links + Content rechts. Immer mit Speichern-Button unten rechts oder sticky am Seitenfuß.</w:t>
      </w:r>
      <w:r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Sub-Nav: Allgemein, Sprache, Konto, Über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Content in Gruppen-Cards (Hotel-Informationen, Anzeige-Optionen …)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Hilfstext unter jeder Option in Ink-Muted-Grau</w:t>
      </w:r>
    </w:p>
    <w:p w:rsidR="00000000" w:rsidDel="00000000" w:rsidP="00000000" w:rsidRDefault="00000000" w:rsidRPr="00000000" w14:paraId="000001A8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5.6 Wizard-/Single-Task-Layout</w:t>
      </w:r>
      <w:r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Für mehrstufige Prozesse (CSV-Import, Produkt anlegen mit Schritten, Onboarding). Vollbild, keine Sidebar, klarer Progress-Indicator oben.</w:t>
      </w:r>
      <w:r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Fortschrittsanzeige oben (Schritt 2 von 4 oder visuelle Stepper)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Nur ein primärer Button pro Schritt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Zurück-Link links oben immer sichtbar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Empty-State als erstes sehen: Dropzone + Erklärtext + Template-Download</w:t>
      </w:r>
    </w:p>
    <w:p w:rsidR="00000000" w:rsidDel="00000000" w:rsidP="00000000" w:rsidRDefault="00000000" w:rsidRPr="00000000" w14:paraId="000001AE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6. Komponenten-Bibliothek</w:t>
      </w:r>
      <w:r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 folgenden Komponenten sind der verbindliche Standard. Jedes neue Tool nutzt exakt diese Bausteine. Wenn ein Tool eine neue Komponente braucht, wird sie zuerst in dieses Dokument aufgenommen – erst dann gebaut.</w:t>
      </w:r>
      <w:r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6.1 Buttons</w:t>
      </w:r>
      <w:r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Primary Button</w:t>
      </w:r>
      <w:r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Hintergrund: --color-primary, Text: weiß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Hover: --color-primary-hover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Padding: 8px vertikal, 16px horizontal (sm), 12px/20px (md), 14px/24px (lg)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Radius: --radius-md (8px)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Schriftgewicht: 500 (Medium)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Nur einer pro Screen-Region – der wichtigste CTA</w:t>
      </w:r>
    </w:p>
    <w:p w:rsidR="00000000" w:rsidDel="00000000" w:rsidP="00000000" w:rsidRDefault="00000000" w:rsidRPr="00000000" w14:paraId="000001B9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Secondary / Outline Button</w:t>
      </w:r>
      <w:r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Hintergrund: transparent, Rahmen: --color-border, Text: --color-text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Hover: --color-bg-muted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Für abgeleitete Aktionen ("Vorschau", "Abbrechen", "Zurück")</w:t>
      </w:r>
    </w:p>
    <w:p w:rsidR="00000000" w:rsidDel="00000000" w:rsidP="00000000" w:rsidRDefault="00000000" w:rsidRPr="00000000" w14:paraId="000001BD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Add-Button (grün)</w:t>
      </w:r>
      <w:r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Hintergrund: --color-add (#22C55E), Text: weiß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Nur für "Neu anlegen"-Aktionen (+ Neu, + Artikel, + Variante)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Immer mit Plus-Icon links</w:t>
      </w:r>
    </w:p>
    <w:p w:rsidR="00000000" w:rsidDel="00000000" w:rsidP="00000000" w:rsidRDefault="00000000" w:rsidRPr="00000000" w14:paraId="000001C1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Ghost Button</w:t>
      </w:r>
      <w:r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Transparent, nur Text in --color-primary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Für tertiäre Aktionen ("Alle ansehen", "Design wechseln")</w:t>
      </w:r>
    </w:p>
    <w:p w:rsidR="00000000" w:rsidDel="00000000" w:rsidP="00000000" w:rsidRDefault="00000000" w:rsidRPr="00000000" w14:paraId="000001C4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Destructive Button</w:t>
      </w:r>
      <w:r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Outline mit --color-error als Text und Rahmen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Hover: --color-error-light als Hintergrund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Für Löschen, Deaktivieren, Archivieren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Nach Klick: immer Bestätigungs-Dialog mit zweitem Klick-Schutz</w:t>
      </w:r>
    </w:p>
    <w:p w:rsidR="00000000" w:rsidDel="00000000" w:rsidP="00000000" w:rsidRDefault="00000000" w:rsidRPr="00000000" w14:paraId="000001C9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6.2 Form-Elemente</w:t>
      </w:r>
      <w:r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Text-Input</w:t>
      </w:r>
      <w:r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Höhe: 40 px (sm), 44 px (md)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Rahmen: --color-border, 1 px solid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Focus-Ring: 2 px --color-primary, 2 px Offset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Padding: 8px vertikal, 12px horizontal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Label immer oberhalb in --text-sm und --color-text-secondary, Small-Caps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Hilfstext unter dem Feld in --text-xs und --color-text-muted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Fehler-State: Rahmen --color-error, Fehlermeldung darunter in --color-error</w:t>
      </w:r>
    </w:p>
    <w:p w:rsidR="00000000" w:rsidDel="00000000" w:rsidP="00000000" w:rsidRDefault="00000000" w:rsidRPr="00000000" w14:paraId="000001D2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Select / Dropdown</w:t>
      </w:r>
      <w:r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Gleiche Dimensionen wie Text-Input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Chevron-Down-Icon rechts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Dropdown-Menü: --shadow-md, --radius-md, Hover-Items in --color-bg-muted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Selektierter Item: --color-primary-light Hintergrund + --color-primary Text</w:t>
      </w:r>
    </w:p>
    <w:p w:rsidR="00000000" w:rsidDel="00000000" w:rsidP="00000000" w:rsidRDefault="00000000" w:rsidRPr="00000000" w14:paraId="000001D7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Toggle-Switch</w:t>
      </w:r>
      <w:r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iOS-Stil: Hintergrund im Off-State --color-bg-muted, On-State --color-primary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Höhe 24 px, Breite 44 px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Immer mit Label und optionalem Hilfstext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Klickfläche inkl. Label</w:t>
      </w:r>
    </w:p>
    <w:p w:rsidR="00000000" w:rsidDel="00000000" w:rsidP="00000000" w:rsidRDefault="00000000" w:rsidRPr="00000000" w14:paraId="000001DC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Checkbox / Radio</w:t>
      </w:r>
      <w:r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Größe 18 × 18 px, --radius-sm (Checkbox), full (Radio)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Checked-State: --color-primary Hintergrund + weißes Häkchen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Labels rechts, klickbar</w:t>
      </w:r>
    </w:p>
    <w:p w:rsidR="00000000" w:rsidDel="00000000" w:rsidP="00000000" w:rsidRDefault="00000000" w:rsidRPr="00000000" w14:paraId="000001E0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6.3 Cards</w:t>
      </w:r>
      <w:r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Hintergrund weiß, Rahmen --color-border 1px oder --shadow-card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Radius --radius-lg (12 px) oder --radius-xl (16 px) für KPI-Cards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Padding innen: --spacing-md (16 px) oder --spacing-lg (24 px)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Klickbare Cards: Hover mit leichtem --shadow-md und subtile Hintergrund-Änderung</w:t>
      </w:r>
    </w:p>
    <w:p w:rsidR="00000000" w:rsidDel="00000000" w:rsidP="00000000" w:rsidRDefault="00000000" w:rsidRPr="00000000" w14:paraId="000001E5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KPI-Card (spezielle Variante)</w:t>
      </w:r>
      <w:r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Icon-Badge oben links in Domain- oder Semantik-Farbe (40×40 px, --radius-md, 12% Opacity Hintergrund)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Label in --text-sm und --color-text-muted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Zahl groß in --text-3xl und --font-semibold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Optional Trend-Delta rechts oben ("+3 diese Woche" in --color-success)</w:t>
      </w:r>
    </w:p>
    <w:p w:rsidR="00000000" w:rsidDel="00000000" w:rsidP="00000000" w:rsidRDefault="00000000" w:rsidRPr="00000000" w14:paraId="000001EA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6.4 Badges</w:t>
      </w:r>
      <w:r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Kleine, pillenförmige Labels mit semantischer Bedeutung. Text in --text-xs, Uppercase, letter-spacing 0.04em.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Success: --color-success-light Hintergrund, --color-success Text ("Aktiv", "Verfügbar")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Warning: --color-warning-light Hintergrund, --color-warning Text ("Entwurf", "Ausstehend")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Error: --color-error-light Hintergrund, --color-error Text ("Gesperrt", "Fehler")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Info: --color-info-light Hintergrund, --color-info Text ("Neu", "Hinweis")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Neutral: --color-bg-muted Hintergrund, --color-text-secondary Text ("System", "Archiv")</w:t>
      </w:r>
    </w:p>
    <w:p w:rsidR="00000000" w:rsidDel="00000000" w:rsidP="00000000" w:rsidRDefault="00000000" w:rsidRPr="00000000" w14:paraId="000001F1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6.5 Tabellen</w:t>
      </w:r>
      <w:r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Header-Zeile: Hintergrund --color-bg-subtle, Text --color-text-secondary, --text-xs, Uppercase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Zellen-Padding: --spacing-sm vertikal, --spacing-md horizontal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Row-Trenner: 1 px --color-border-subtle (sehr hell)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Hover-Row: --color-bg-subtle Hintergrund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Zahlen rechtsbündig und in --font-mono für Ausrichtung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 Tabelle maximal 1 Primary-Aktion (letzte Spalte)</w:t>
      </w:r>
    </w:p>
    <w:p w:rsidR="00000000" w:rsidDel="00000000" w:rsidP="00000000" w:rsidRDefault="00000000" w:rsidRPr="00000000" w14:paraId="000001F8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6.6 Modals &amp; Drawer</w:t>
      </w:r>
      <w:r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Regel: Für Bearbeitungs-Flows immer Drawer (Slide-In von rechts) verwenden, nicht Modal. Drawer bewahrt den Kontext dahinter. Modal nur für kurze Bestätigungen ("Wirklich löschen?").</w:t>
      </w:r>
      <w:r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Drawer-Breite: 480 px Desktop, 100 % Mobile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Overlay: rgba(0,0,0,0.3) mit --tw-backdrop-blur 4px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--shadow-lg, --radius-lg nur an inneren Ecken (Drawer hat keine gerundeten Außenecken gegen den Rand)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Header-Bereich mit Titel + Schließen-X oben, Content scrollbar, Footer mit Aktionen unten (Sticky)</w:t>
      </w:r>
    </w:p>
    <w:p w:rsidR="00000000" w:rsidDel="00000000" w:rsidP="00000000" w:rsidRDefault="00000000" w:rsidRPr="00000000" w14:paraId="000001FE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6.7 Empty States</w:t>
      </w:r>
      <w:r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Ein leerer Bildschirm ist eine Chance, nicht ein Problem. Jeder Empty State zeigt:</w:t>
      </w:r>
      <w:r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Zentriertes Icon (48–64 px, --color-text-muted)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Überschrift in --text-lg, klar formuliert ("Noch keine Produkte")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Beschreibung in --text-sm, --color-text-muted, maximal 2 Zeilen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Direkter CTA unten ("+ Erstes Produkt anlegen") oder Template-/Hilfe-Link</w:t>
      </w:r>
    </w:p>
    <w:p w:rsidR="00000000" w:rsidDel="00000000" w:rsidP="00000000" w:rsidRDefault="00000000" w:rsidRPr="00000000" w14:paraId="00000204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6.8 Toast-Notifications</w:t>
      </w:r>
      <w:r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Position: oben rechts, 16 px Rand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Breite: 360 px, --shadow-lg, --radius-md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Hintergrund weiß, links farbiger 4-px-Rand in Semantik-Farbe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Auto-Dismiss nach 5 Sekunden (Success/Info), nie automatisch bei Error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Undo-Link inline bei destruktiven Aktionen – immer</w:t>
      </w:r>
    </w:p>
    <w:p w:rsidR="00000000" w:rsidDel="00000000" w:rsidP="00000000" w:rsidRDefault="00000000" w:rsidRPr="00000000" w14:paraId="0000020A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6.9 Navigation &amp; Breadcrumbs</w:t>
      </w:r>
      <w:r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Sidebar-Items: Icon + Label, 40 px Höhe, 12 px horizontal Padding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Active-State: --color-primary-light Hintergrund, --color-primary Text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Hover-State: --color-bg-muted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Breadcrumbs auf Detail-Seiten: "← Zurück zu [Parent]" als einfacher Text-Link</w:t>
      </w:r>
    </w:p>
    <w:p w:rsidR="00000000" w:rsidDel="00000000" w:rsidP="00000000" w:rsidRDefault="00000000" w:rsidRPr="00000000" w14:paraId="0000020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7. Icon-System</w:t>
      </w:r>
      <w:r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Wir verwenden ausschließlich Material Symbols (Google Fonts, Outlined-Variante). Keine gemischten Icon-Sets. Keine Custom-SVGs außer für das Logo selbst.</w:t>
      </w:r>
      <w:r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7.1 Technische Einbindung</w:t>
      </w:r>
      <w:r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Via Google-Fonts-CDN einbinden:</w:t>
      </w:r>
      <w:r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3f3f6" w:val="clear"/>
        <w:spacing w:after="120" w:line="280" w:lineRule="auto"/>
        <w:rPr/>
      </w:pPr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&lt;link rel="stylesheet" href="https://fonts.googleapis.com/icon?family=Material+Symbols+Outlined"&gt;</w:t>
      </w:r>
      <w:r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3f3f6" w:val="clear"/>
        <w:spacing w:after="120" w:line="280" w:lineRule="auto"/>
        <w:rPr/>
      </w:pPr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&lt;span class="material-symbols-outlined"&gt;restaurant_menu&lt;/span&gt;</w:t>
      </w:r>
      <w:r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7.2 Größen</w:t>
      </w:r>
      <w:r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16 px — Inline in Text (z. B. neben Buttons-Label)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20 px — Standard-UI-Icons (Sidebar, Toolbar)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24 px — Hervorgehobene Icons (KPI-Badges)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32 px — Empty-State-Icons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48–64 px — Große Hero-/Illustration-Icons</w:t>
      </w:r>
    </w:p>
    <w:p w:rsidR="00000000" w:rsidDel="00000000" w:rsidP="00000000" w:rsidRDefault="00000000" w:rsidRPr="00000000" w14:paraId="0000021C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7.3 Feste Icon-Mappings</w:t>
      </w:r>
      <w:r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Diese Icons haben eine feste Bedeutung und werden überall gleich verwendet:</w:t>
      </w: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600"/>
        <w:gridCol w:w="4260"/>
        <w:tblGridChange w:id="0">
          <w:tblGrid>
            <w:gridCol w:w="2500"/>
            <w:gridCol w:w="26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Funktion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Material-Symbol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Verwendung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Dashboard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dashboard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Startseite jedes Tools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Produkte/Items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restaurant_menu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Gastro-Items, Wein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Karten/Menüs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menu_book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Speisekarten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Bilder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photo_library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Medien, Bildarchiv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QR-Codes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qr_code_2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QR-Code-Management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Analytics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bar_chart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Auswertungen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Import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upload_file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CSV-/Datei-Import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Design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palette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Theme / Styling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PDF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picture_as_pdf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PDF-Export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Einstellungen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settings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Settings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Benutzer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person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User-Verwaltung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Suche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search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Suchfunktion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Speichern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save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Speichern-Button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Bearbeiten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edit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Edit-Aktion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Löschen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Destructive-Aktion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Schließen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close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Modal / Drawer schließen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Mehr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more_horiz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Overflow-Menü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Hinzufügen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add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Neu anlegen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Erfolg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check_circle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Success-Icon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Warnung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warning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Warning-Icon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Fehler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error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Error-Icon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8. Interaktion &amp; Motion</w:t>
      </w:r>
      <w:r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8.1 Transition-Dauern</w:t>
      </w: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Dauer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Verwendung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--transition-fast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150ms ease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Hover, Fokus, Small-State-Changes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--transition-normal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250ms ease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Drawer-Opening, größere UI-Wechsel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--transition-slow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350ms ease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Seiten-Übergänge, große Layout-Shifts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8.2 Motion-Prinzipien</w:t>
      </w:r>
      <w:r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Easing immer "ease" oder "ease-out" – nie linear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Hover-States: 150 ms, subtile Hintergrund-/Border-Änderung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Drawer/Modal: 250 ms Slide-In von rechts (Drawer) bzw. Fade + Scale 0.95→1.0 (Modal)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Keine dekorativen Animationen (keine Confetti, keine bouncing Icons)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Respektiere prefers-reduced-motion: bei Aktivierung alle Transitions auf 0 ms</w:t>
      </w:r>
    </w:p>
    <w:p w:rsidR="00000000" w:rsidDel="00000000" w:rsidP="00000000" w:rsidRDefault="00000000" w:rsidRPr="00000000" w14:paraId="00000275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8.3 Keyboard-Shortcuts (Standard)</w:t>
      </w:r>
      <w:r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Jedes Tool mit mehr als 20 Items oder 3 Hauptbereichen implementiert eine Command-Palette:</w:t>
      </w:r>
      <w:r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⌘K / Ctrl+K — Command-Palette öffnen (Navigation + Suche)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⌘S / Ctrl+S — Speichern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⌘F / Ctrl+F — Inline-Suche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Esc — Drawer / Modal schließen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 / Shift+Tab — Fokus-Navigation (immer korrekt funktionierend)</w:t>
      </w:r>
    </w:p>
    <w:p w:rsidR="00000000" w:rsidDel="00000000" w:rsidP="00000000" w:rsidRDefault="00000000" w:rsidRPr="00000000" w14:paraId="0000027C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8.4 Fokus-Styles</w:t>
      </w:r>
      <w:r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Pflicht, immer sichtbar. Niemals outline: none ohne Ersatz.</w:t>
      </w:r>
      <w:r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Ring: 2 px --color-primary, 2 px Offset, radius entsprechend Element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Auf farbigen Buttons: Ring weiß mit 2 px, dann 2 px --color-primary</w:t>
      </w:r>
    </w:p>
    <w:p w:rsidR="00000000" w:rsidDel="00000000" w:rsidP="00000000" w:rsidRDefault="00000000" w:rsidRPr="00000000" w14:paraId="0000028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9. Copy &amp; Tonalität</w:t>
      </w:r>
      <w:r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9.1 Grundton</w:t>
      </w:r>
      <w:r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ffffff" w:space="0" w:sz="0" w:val="none"/>
          <w:left w:color="dd3c71" w:space="8" w:sz="24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>
        <w:rPr>
          <w:rFonts w:ascii="Inter" w:cs="Inter" w:eastAsia="Inter" w:hAnsi="Inter"/>
          <w:i w:val="1"/>
          <w:iCs w:val="1"/>
          <w:color w:val="565d6d"/>
          <w:sz w:val="22"/>
          <w:szCs w:val="22"/>
          <w:rtl w:val="0"/>
        </w:rPr>
        <w:t xml:space="preserve">Freundlich, klar, siezend, hotel-typisch einladend – aber nie schwülstig. Wie ein kompetenter Concierge, der einen gut kennt.</w:t>
      </w:r>
      <w:r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9.2 Anrede-Regeln</w:t>
      </w:r>
      <w:r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Interne Tools (Admin, Mitarbeiter): immer "Sie", neutral-professionell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Gast-Facing (Digitale Menükarten, Gastfragen): "Sie", freundlich-gastgeberisch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Kinder-/Junior-Angebote (z. B. Kinderkarte): "Du", verspielt, aber nicht kindisch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Social Media (extern): situativ – "Du" bei Instagram, "Sie" bei LinkedIn</w:t>
      </w:r>
    </w:p>
    <w:p w:rsidR="00000000" w:rsidDel="00000000" w:rsidP="00000000" w:rsidRDefault="00000000" w:rsidRPr="00000000" w14:paraId="00000289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9.3 Microcopy-Regeln</w:t>
      </w:r>
      <w:r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Gute Beispiele</w:t>
      </w:r>
      <w:r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"Guten Morgen, Benny!" statt "Welcome"</w:t>
      </w:r>
      <w:r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"Ihre Weinkarte wurde gestern 47× aufgerufen." statt "47 views yesterday"</w:t>
      </w:r>
      <w:r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"Noch keine Produkte. Legen Sie Ihr erstes an." statt "No data"</w:t>
      </w:r>
      <w:r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"Gespeichert · Rückgängig" als Toast statt "Success!"</w:t>
      </w:r>
      <w:r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24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4"/>
          <w:szCs w:val="24"/>
          <w:rtl w:val="0"/>
        </w:rPr>
        <w:t xml:space="preserve">Schlechte Beispiele – so nicht</w:t>
      </w:r>
      <w:r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"Tenant-ID 4711" (technisch-kalt)</w:t>
      </w:r>
      <w:r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"Ein unerwarteter Fehler ist aufgetreten." (Panik-Sprache ohne Hilfe)</w:t>
      </w:r>
      <w:r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"Yay! Super gemacht! 🎉" (übermotivierte Startup-Tonalität)</w:t>
      </w:r>
      <w:r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"Bitte beachten Sie, dass Sie ggf. unter Umständen eventuell..." (Floskel-Schaum)</w:t>
      </w:r>
      <w:r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9.4 Fehlermeldungen</w:t>
      </w:r>
      <w:r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Jede Fehlermeldung folgt diesem Schema:</w:t>
      </w:r>
      <w:r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Was ist passiert? </w:t>
      </w: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— ein sachlicher Satz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Warum? </w:t>
      </w: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— optional, nur wenn hilfreich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Was kann ich tun? </w:t>
      </w: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— konkrete Aktion oder Kontakt</w:t>
      </w:r>
    </w:p>
    <w:p w:rsidR="00000000" w:rsidDel="00000000" w:rsidP="00000000" w:rsidRDefault="00000000" w:rsidRPr="00000000" w14:paraId="00000299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Beispiel gut: "Die Datei konnte nicht hochgeladen werden. Das Format wird nicht unterstützt – bitte laden Sie eine CSV- oder XLSX-Datei."</w:t>
      </w:r>
      <w:r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Beispiel schlecht: "Error 500: Internal Server Error"</w:t>
      </w:r>
      <w:r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9.5 Button-Labels</w:t>
      </w:r>
      <w:r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Immer verbal, nie substantivisch ("Karte speichern" statt "Speicherung")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Konkret, nie generisch ("Wein hinzufügen" statt "OK")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Maximal 3 Wörter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Erste Wort Aktion, dann Objekt: "Speichern", "+ Neu", "Hochladen"</w:t>
      </w:r>
    </w:p>
    <w:p w:rsidR="00000000" w:rsidDel="00000000" w:rsidP="00000000" w:rsidRDefault="00000000" w:rsidRPr="00000000" w14:paraId="000002A0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9.6 Leer-/Erfolgszustände</w:t>
      </w:r>
      <w:r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Erfolg: "Gespeichert." reicht. Kein "Super!" oder "Yay"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Laden: "Einen Moment bitte..." statt "Loading"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Leer: Konkrete nächste Handlung anbieten, nicht beschreiben was fehlt</w:t>
      </w:r>
    </w:p>
    <w:p w:rsidR="00000000" w:rsidDel="00000000" w:rsidP="00000000" w:rsidRDefault="00000000" w:rsidRPr="00000000" w14:paraId="000002A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10. Technischer Stack</w:t>
      </w:r>
      <w:r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Damit Tools nicht nur visuell konsistent sind, sondern auch technisch zusammenarbeiten können, nutzen wir einen gemeinsamen Stack.</w:t>
      </w:r>
      <w:r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10.1 Frontend</w:t>
      </w: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Bereich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Technologie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Begründung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Framework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Next.js (App Router)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Standard, gute DX, SSR out-of-the-box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Language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TypeScript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Typensicherheit, weniger Bugs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Styling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Tailwind CSS + CSS Variables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Utility-First mit zentralen Tokens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Schrift (Admin)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Roboto via next/font/google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Pflicht in allen internen Tools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Components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shadcn/ui als Basis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Unopinionated, anpassbar, eigener Code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Icons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Material Symbols (Outlined)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2000+ Icons, konsistente Metaphorik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Forms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React Hook Form + Zod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Standard für Validierung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State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Zustand / TanStack Query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Einfach lokal, stark für Server-State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Auth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NextAuth.js / Auth.js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Etabliertes Pattern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10.2 Backend / Data</w:t>
      </w:r>
      <w:r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Datenbank: PostgreSQL (via Prisma ORM)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File-Storage: S3-kompatibel (z. B. Cloudflare R2, MinIO)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APIs: Next.js API-Routes oder separater Nest/Express-Service bei Bedarf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Deployment: Vercel oder eigener Docker-Host</w:t>
      </w:r>
    </w:p>
    <w:p w:rsidR="00000000" w:rsidDel="00000000" w:rsidP="00000000" w:rsidRDefault="00000000" w:rsidRPr="00000000" w14:paraId="000002CB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10.3 Verbindliche NPM-Basis-Dependencies</w:t>
      </w:r>
      <w:r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3f3f6" w:val="clear"/>
        <w:spacing w:after="120" w:line="280" w:lineRule="auto"/>
        <w:rPr/>
      </w:pPr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next, react, typescript, tailwindcss, @radix-ui/*, </w:t>
      </w:r>
      <w:del w:id="9001" w:author="Claude" w:date="2026-04-19T00:00:00Z">
        <w:r>
          <w:rPr>
            <w:rFonts w:ascii="Consolas" w:cs="Consolas" w:eastAsia="Consolas" w:hAnsi="Consolas"/>
            <w:color w:val="1a1a1a"/>
            <w:sz w:val="20"/>
            <w:szCs w:val="20"/>
            <w:rtl w:val="0"/>
          </w:rPr>
          <w:delText xml:space="preserve">lucide-react, </w:delText>
        </w:r>
      </w:del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zod, react-hook-form, @tanstack/react-query, next-auth, clsx, tailwind-merge</w:t>
      </w:r>
      <w:r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10.4 Ordnerstruktur (Standard)</w:t>
      </w:r>
      <w:r>
        <w:rPr>
          <w:rtl w:val="0"/>
        </w:rPr>
      </w:r>
    </w:p>
    <w:p w:rsidR="00000000" w:rsidDel="00000000" w:rsidP="00000000" w:rsidRDefault="00000000" w:rsidRPr="00000000" w14:paraId="000002C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3f3f6" w:val="clear"/>
        <w:spacing w:after="120" w:line="280" w:lineRule="auto"/>
        <w:rPr/>
      </w:pPr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/app  /admin    /[feature]      page.tsx      layout.tsx  /api/components  /ui           (shadcn primitives)  /patterns     (AppShell, MasterDetail, ...)  /[domain]     (feature-specific)/lib  /tokens.ts    (Zentrale Design-Tokens)  /utils.ts/styles  /globals.css  (CSS-Variables-Definition)</w:t>
      </w:r>
      <w:r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11. Accessibility (WCAG 2.2 AA)</w:t>
      </w:r>
      <w:r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Barrierefreiheit ist kein Feature, das hinten dran kommt. Sie wird pro Komponente geprüft, bevor sie ausgeliefert wird.</w:t>
      </w:r>
      <w:r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11.1 Pflicht-Checks für jede neue Komponente</w:t>
      </w:r>
      <w:r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Kontrast geprüft (mit Chrome DevTools oder WebAIM)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Tastatur-Navigation funktioniert komplett ohne Maus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Fokus immer sichtbar (sichtbarer Ring, niemals outline:none)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Formulare haben Labels (&lt;label for=...&gt; oder aria-label)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Bilder haben alt-Attribut (leer "" wenn dekorativ)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Icons-only Buttons haben aria-label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Status-Änderungen werden für Screenreader angekündigt (aria-live)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Interaktive Elemente haben Mindestgröße 44 × 44 px (WCAG 2.2)</w:t>
      </w:r>
    </w:p>
    <w:p w:rsidR="00000000" w:rsidDel="00000000" w:rsidP="00000000" w:rsidRDefault="00000000" w:rsidRPr="00000000" w14:paraId="000002DB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11.2 Viewport-Meta (verbindlich)</w:t>
      </w:r>
      <w:r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Das Viewport-Meta darf Pinch-Zoom niemals sperren:</w:t>
      </w:r>
      <w:r>
        <w:rPr>
          <w:rtl w:val="0"/>
        </w:rPr>
      </w:r>
    </w:p>
    <w:p w:rsidR="00000000" w:rsidDel="00000000" w:rsidP="00000000" w:rsidRDefault="00000000" w:rsidRPr="00000000" w14:paraId="000002D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3f3f6" w:val="clear"/>
        <w:spacing w:after="120" w:line="280" w:lineRule="auto"/>
        <w:rPr/>
      </w:pPr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&lt;meta name="viewport" content="width=device-width, initial-scale=1"&gt;</w:t>
      </w:r>
      <w:r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Explizit NICHT verwenden: maximum-scale=1, user-scalable=no – das verhindert Zoom und verletzt Accessibility.</w:t>
      </w:r>
      <w:r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11.3 Farbe niemals als alleiniges Signal</w:t>
      </w:r>
      <w:r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Status-Dots immer mit zusätzlichem Text-Label oder Icon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Fehlermeldungen immer mit Icon + Text, nicht nur rotem Rahmen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Charts: Verschiedene Muster oder Schraffuren zusätzlich zu Farben</w:t>
      </w:r>
    </w:p>
    <w:p w:rsidR="00000000" w:rsidDel="00000000" w:rsidP="00000000" w:rsidRDefault="00000000" w:rsidRPr="00000000" w14:paraId="000002E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12. Do's &amp; Don'ts</w:t>
      </w:r>
      <w:r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12.1 Visuelle Do's</w:t>
      </w:r>
      <w:r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Weißraum großzügig einsetzen – lieber zu luftig als zu dicht</w:t>
      </w:r>
      <w:r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Nur einen Primary-CTA pro Screen-Bereich</w:t>
      </w:r>
      <w:r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Konsistente Icon-Größen innerhalb einer Sektion</w:t>
      </w:r>
      <w:r>
        <w:rPr>
          <w:rtl w:val="0"/>
        </w:rPr>
      </w:r>
    </w:p>
    <w:p w:rsidR="00000000" w:rsidDel="00000000" w:rsidP="00000000" w:rsidRDefault="00000000" w:rsidRPr="00000000" w14:paraId="000002E9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Zahlen in Mono-Schrift in Tabellen – die Ausrichtung wirkt professionell</w:t>
      </w:r>
      <w:r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Jede Farbe hat eine Bedeutung – wenn nicht, sie weglassen</w:t>
      </w:r>
      <w:r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Menüs und Aktionen vorhersehbar an derselben Stelle wiederholen</w:t>
      </w:r>
      <w:r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12.2 Visuelle Don'ts</w:t>
      </w:r>
      <w:r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Gradients außer in explizit markierten Hero-/Ausnahme-Bereichen</w:t>
      </w:r>
      <w:r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Schatten, die nicht aus der Token-Liste stammen</w:t>
      </w:r>
      <w:r>
        <w:rPr>
          <w:rtl w:val="0"/>
        </w:rPr>
      </w:r>
    </w:p>
    <w:p w:rsidR="00000000" w:rsidDel="00000000" w:rsidP="00000000" w:rsidRDefault="00000000" w:rsidRPr="00000000" w14:paraId="000002EF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Icons aus anderen Icon-Sets (Heroicons, Feather, Lucide) mischen</w:t>
      </w:r>
      <w:r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Emojis in UI-Labels oder Buttons – außer im User-Content</w:t>
      </w:r>
      <w:r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dekorativen Illustrationen ohne Funktion</w:t>
      </w:r>
      <w:r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zweite Bunt-Farbe neben Rosé ohne semantische Rechtfertigung</w:t>
      </w:r>
      <w:r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12.3 Funktionale Do's</w:t>
      </w:r>
      <w:r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Drawer statt Modal für Edit-Flows</w:t>
      </w:r>
      <w:r>
        <w:rPr>
          <w:rtl w:val="0"/>
        </w:rPr>
      </w:r>
    </w:p>
    <w:p w:rsidR="00000000" w:rsidDel="00000000" w:rsidP="00000000" w:rsidRDefault="00000000" w:rsidRPr="00000000" w14:paraId="000002F5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Undo-Option in jedem Toast nach destruktiver Aktion</w:t>
      </w:r>
      <w:r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Autosave wo möglich, sonst klar sichtbarer Speichern-Button</w:t>
      </w:r>
      <w:r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Trend-Deltas neben jede KPI (+3 diese Woche)</w:t>
      </w:r>
      <w:r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Mobile-Experience explizit testen, nicht nur responsive-Klassen nutzen</w:t>
      </w:r>
      <w:r>
        <w:rPr>
          <w:rtl w:val="0"/>
        </w:rPr>
      </w:r>
    </w:p>
    <w:p w:rsidR="00000000" w:rsidDel="00000000" w:rsidP="00000000" w:rsidRDefault="00000000" w:rsidRPr="00000000" w14:paraId="000002F9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Empty-States als Onboarding-Moment nutzen, nie leer lassen</w:t>
      </w:r>
      <w:r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16a34a"/>
          <w:sz w:val="22"/>
          <w:szCs w:val="22"/>
          <w:rtl w:val="0"/>
        </w:rPr>
        <w:t xml:space="preserve">✓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Live-Preview in jedem Config-/Theme-/Template-Tool</w:t>
      </w:r>
      <w:r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12.4 Funktionale Don'ts</w:t>
      </w:r>
      <w:r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Modals für längere Edit-Flows</w:t>
      </w:r>
      <w:r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blockierenden Full-Screen-Loader für kleine Aktionen</w:t>
      </w:r>
      <w:r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automatischen Weiterleitungen ohne Ankündigung</w:t>
      </w:r>
      <w:r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kryptischen Fehlermeldungen ("Error 500")</w:t>
      </w:r>
      <w:r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Hidden-Features ohne Keyboard-Shortcut-Hinweis</w:t>
      </w:r>
      <w:r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300" w:lineRule="auto"/>
        <w:rPr/>
      </w:pPr>
      <w:r>
        <w:rPr>
          <w:rFonts w:ascii="Inter" w:cs="Inter" w:eastAsia="Inter" w:hAnsi="Inter"/>
          <w:b w:val="1"/>
          <w:bCs w:val="1"/>
          <w:color w:val="e05252"/>
          <w:sz w:val="22"/>
          <w:szCs w:val="22"/>
          <w:rtl w:val="0"/>
        </w:rPr>
        <w:t xml:space="preserve">✗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Pflichtfelder ohne Markierung oder Hilfstext</w:t>
      </w:r>
      <w:r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13. Anweisung an KI-Assistenten &amp; Entwickler</w:t>
      </w:r>
      <w:r>
        <w:rPr>
          <w:rtl w:val="0"/>
        </w:rPr>
      </w:r>
    </w:p>
    <w:p w:rsidR="00000000" w:rsidDel="00000000" w:rsidP="00000000" w:rsidRDefault="00000000" w:rsidRPr="00000000" w14:paraId="00000304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Dieser Abschnitt ist speziell für Claude, ChatGPT, Cursor und menschliche Entwickler gedacht. Er enthält die konzentrierte Essenz in ausführbarer Form.</w:t>
      </w:r>
      <w:r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13.1 Prompt-Baustein für neue Projekte</w:t>
      </w:r>
      <w:r>
        <w:rPr>
          <w:rtl w:val="0"/>
        </w:rPr>
      </w:r>
    </w:p>
    <w:p w:rsidR="00000000" w:rsidDel="00000000" w:rsidP="00000000" w:rsidRDefault="00000000" w:rsidRPr="00000000" w14:paraId="00000306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Wenn ein neues Tool für das Hotel Sonnblick gebaut werden soll, beginne die Anforderung mit:</w:t>
      </w:r>
      <w:r>
        <w:rPr>
          <w:rtl w:val="0"/>
        </w:rPr>
      </w:r>
    </w:p>
    <w:p w:rsidR="00000000" w:rsidDel="00000000" w:rsidP="00000000" w:rsidRDefault="00000000" w:rsidRPr="00000000" w14:paraId="00000307">
      <w:pPr>
        <w:pBdr>
          <w:top w:color="ffffff" w:space="0" w:sz="0" w:val="none"/>
          <w:left w:color="dd3c71" w:space="8" w:sz="24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>
        <w:rPr>
          <w:rFonts w:ascii="Inter" w:cs="Inter" w:eastAsia="Inter" w:hAnsi="Inter"/>
          <w:i w:val="1"/>
          <w:iCs w:val="1"/>
          <w:color w:val="565d6d"/>
          <w:sz w:val="22"/>
          <w:szCs w:val="22"/>
          <w:rtl w:val="0"/>
        </w:rPr>
        <w:t xml:space="preserve">Baue ein Tool für das Hotel Sonnblick im Stil des Hotel-Sonnblick-Design-Systems. Verbindliche Regeln: Primärfarbe Rosé #DD3C71, Roboto als Admin-Schrift (Pflicht in allen internen UIs), Material Symbols als Icons, Tailwind + CSS-Variablen, Next.js + TypeScript + shadcn/ui. AppShell-Layout mit 200 px Sidebar links. Siezen, gastgeberische Tonalität. Mobile-tauglich von Tag 1. Siehe angehängtes Design-System-Dokument für alle Details.</w:t>
      </w:r>
      <w:r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13.2 Pflicht-Checkliste vor Auslieferung</w:t>
      </w:r>
      <w:r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Jedes neue Tool wird nur ausgeliefert, wenn alle Punkte grün sind:</w:t>
      </w:r>
      <w:r>
        <w:rPr>
          <w:rtl w:val="0"/>
        </w:rPr>
      </w:r>
    </w:p>
    <w:p w:rsidR="00000000" w:rsidDel="00000000" w:rsidP="00000000" w:rsidRDefault="00000000" w:rsidRPr="00000000" w14:paraId="0000030A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Primärfarbe ist Rosé #DD3C71 und nirgends hardcoded als Hex</w:t>
      </w:r>
      <w:r>
        <w:rPr>
          <w:rtl w:val="0"/>
        </w:rPr>
      </w:r>
    </w:p>
    <w:p w:rsidR="00000000" w:rsidDel="00000000" w:rsidP="00000000" w:rsidRDefault="00000000" w:rsidRPr="00000000" w14:paraId="0000030B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2.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Roboto ist die Standard-Schrift in allen Admin-Bereichen, eingebunden via next/font/google</w:t>
      </w:r>
      <w:r>
        <w:rPr>
          <w:rtl w:val="0"/>
        </w:rPr>
      </w:r>
    </w:p>
    <w:p w:rsidR="00000000" w:rsidDel="00000000" w:rsidP="00000000" w:rsidRDefault="00000000" w:rsidRPr="00000000" w14:paraId="0000030C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3.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Alle Abstände kommen aus der Spacing-Skala (4/8/16/24/32/48/64)</w:t>
      </w:r>
      <w:r>
        <w:rPr>
          <w:rtl w:val="0"/>
        </w:rPr>
      </w:r>
    </w:p>
    <w:p w:rsidR="00000000" w:rsidDel="00000000" w:rsidP="00000000" w:rsidRDefault="00000000" w:rsidRPr="00000000" w14:paraId="0000030D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4.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AppShell mit 200 px Sidebar links, kollabierbar</w:t>
      </w:r>
      <w:r>
        <w:rPr>
          <w:rtl w:val="0"/>
        </w:rPr>
      </w:r>
    </w:p>
    <w:p w:rsidR="00000000" w:rsidDel="00000000" w:rsidP="00000000" w:rsidRDefault="00000000" w:rsidRPr="00000000" w14:paraId="0000030E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5.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Sidebar-Gruppen mit Small-Caps-Labels</w:t>
      </w:r>
      <w:r>
        <w:rPr>
          <w:rtl w:val="0"/>
        </w:rPr>
      </w:r>
    </w:p>
    <w:p w:rsidR="00000000" w:rsidDel="00000000" w:rsidP="00000000" w:rsidRDefault="00000000" w:rsidRPr="00000000" w14:paraId="0000030F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6.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Persönliche Begrüßung auf dem Dashboard ("Guten Morgen, [Name]!")</w:t>
      </w:r>
      <w:r>
        <w:rPr>
          <w:rtl w:val="0"/>
        </w:rPr>
      </w:r>
    </w:p>
    <w:p w:rsidR="00000000" w:rsidDel="00000000" w:rsidP="00000000" w:rsidRDefault="00000000" w:rsidRPr="00000000" w14:paraId="00000310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7.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KPI-Cards mit Icon-Badge, Label, Zahl – aber ohne Chart</w:t>
      </w:r>
      <w:r>
        <w:rPr>
          <w:rtl w:val="0"/>
        </w:rPr>
      </w:r>
    </w:p>
    <w:p w:rsidR="00000000" w:rsidDel="00000000" w:rsidP="00000000" w:rsidRDefault="00000000" w:rsidRPr="00000000" w14:paraId="00000311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8.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Master-Detail-Layout bei jeder Datenliste</w:t>
      </w:r>
      <w:r>
        <w:rPr>
          <w:rtl w:val="0"/>
        </w:rPr>
      </w:r>
    </w:p>
    <w:p w:rsidR="00000000" w:rsidDel="00000000" w:rsidP="00000000" w:rsidRDefault="00000000" w:rsidRPr="00000000" w14:paraId="00000312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9.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Drawer (nicht Modal) für Edit-Flows</w:t>
      </w:r>
      <w:r>
        <w:rPr>
          <w:rtl w:val="0"/>
        </w:rPr>
      </w:r>
    </w:p>
    <w:p w:rsidR="00000000" w:rsidDel="00000000" w:rsidP="00000000" w:rsidRDefault="00000000" w:rsidRPr="00000000" w14:paraId="00000313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10.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Toast mit Undo bei destruktiven Aktionen</w:t>
      </w:r>
      <w:r>
        <w:rPr>
          <w:rtl w:val="0"/>
        </w:rPr>
      </w:r>
    </w:p>
    <w:p w:rsidR="00000000" w:rsidDel="00000000" w:rsidP="00000000" w:rsidRDefault="00000000" w:rsidRPr="00000000" w14:paraId="00000314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11.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Empty-States mit Icon, Text, direktem CTA</w:t>
      </w:r>
      <w:r>
        <w:rPr>
          <w:rtl w:val="0"/>
        </w:rPr>
      </w:r>
    </w:p>
    <w:p w:rsidR="00000000" w:rsidDel="00000000" w:rsidP="00000000" w:rsidRDefault="00000000" w:rsidRPr="00000000" w14:paraId="00000315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12.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Material Symbols als einziges Icon-Set</w:t>
      </w:r>
      <w:r>
        <w:rPr>
          <w:rtl w:val="0"/>
        </w:rPr>
      </w:r>
    </w:p>
    <w:p w:rsidR="00000000" w:rsidDel="00000000" w:rsidP="00000000" w:rsidRDefault="00000000" w:rsidRPr="00000000" w14:paraId="00000316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13.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Kontrast WCAG AA bei jedem Textelement</w:t>
      </w:r>
      <w:r>
        <w:rPr>
          <w:rtl w:val="0"/>
        </w:rPr>
      </w:r>
    </w:p>
    <w:p w:rsidR="00000000" w:rsidDel="00000000" w:rsidP="00000000" w:rsidRDefault="00000000" w:rsidRPr="00000000" w14:paraId="00000317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14.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Pinch-Zoom erlaubt (kein user-scalable=no)</w:t>
      </w:r>
      <w:r>
        <w:rPr>
          <w:rtl w:val="0"/>
        </w:rPr>
      </w:r>
    </w:p>
    <w:p w:rsidR="00000000" w:rsidDel="00000000" w:rsidP="00000000" w:rsidRDefault="00000000" w:rsidRPr="00000000" w14:paraId="00000318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15.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Touch-Targets ≥ 44 × 44 px</w:t>
      </w:r>
      <w:r>
        <w:rPr>
          <w:rtl w:val="0"/>
        </w:rPr>
      </w:r>
    </w:p>
    <w:p w:rsidR="00000000" w:rsidDel="00000000" w:rsidP="00000000" w:rsidRDefault="00000000" w:rsidRPr="00000000" w14:paraId="00000319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16.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Deutsche UI, Siezen, keine Floskeln</w:t>
      </w:r>
      <w:r>
        <w:rPr>
          <w:rtl w:val="0"/>
        </w:rPr>
      </w:r>
    </w:p>
    <w:p w:rsidR="00000000" w:rsidDel="00000000" w:rsidP="00000000" w:rsidRDefault="00000000" w:rsidRPr="00000000" w14:paraId="0000031A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17.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Fokus-Ring auf allen interaktiven Elementen sichtbar</w:t>
      </w:r>
      <w:r>
        <w:rPr>
          <w:rtl w:val="0"/>
        </w:rPr>
      </w:r>
    </w:p>
    <w:p w:rsidR="00000000" w:rsidDel="00000000" w:rsidP="00000000" w:rsidRDefault="00000000" w:rsidRPr="00000000" w14:paraId="0000031B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18.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Mobile-Version in DevTools getestet (375 px, 390 px)</w:t>
      </w:r>
      <w:r>
        <w:rPr>
          <w:rtl w:val="0"/>
        </w:rPr>
      </w:r>
    </w:p>
    <w:p w:rsidR="00000000" w:rsidDel="00000000" w:rsidP="00000000" w:rsidRDefault="00000000" w:rsidRPr="00000000" w14:paraId="0000031C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19.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Keine zweite Bunt-Farbe außer semantischen (Success/Warning/Error/Info)</w:t>
      </w:r>
      <w:r>
        <w:rPr>
          <w:rtl w:val="0"/>
        </w:rPr>
      </w:r>
    </w:p>
    <w:p w:rsidR="00000000" w:rsidDel="00000000" w:rsidP="00000000" w:rsidRDefault="00000000" w:rsidRPr="00000000" w14:paraId="0000031D">
      <w:pPr>
        <w:spacing w:after="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22"/>
          <w:szCs w:val="22"/>
          <w:rtl w:val="0"/>
        </w:rPr>
        <w:t xml:space="preserve">☐ </w:t>
      </w:r>
      <w:r>
        <w:rPr>
          <w:rFonts w:ascii="Inter" w:cs="Inter" w:eastAsia="Inter" w:hAnsi="Inter"/>
          <w:b w:val="1"/>
          <w:bCs w:val="1"/>
          <w:color w:val="dd3c71"/>
          <w:sz w:val="22"/>
          <w:szCs w:val="22"/>
          <w:rtl w:val="0"/>
        </w:rPr>
        <w:t xml:space="preserve">20. </w:t>
      </w: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CSS-Variablen zentral in globals.css, nie inline</w:t>
      </w:r>
      <w:r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13.3 Globaler CSS-Einstieg</w:t>
      </w:r>
      <w:r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Jedes neue Projekt startet mit dieser globals.css als Basis (gekürzt):</w:t>
      </w:r>
      <w:r>
        <w:rPr>
          <w:rtl w:val="0"/>
        </w:rPr>
      </w:r>
    </w:p>
    <w:p w:rsidR="00000000" w:rsidDel="00000000" w:rsidP="00000000" w:rsidRDefault="00000000" w:rsidRPr="00000000" w14:paraId="0000032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3f3f6" w:val="clear"/>
        <w:spacing w:after="120" w:line="280" w:lineRule="auto"/>
        <w:rPr/>
      </w:pPr>
      <w:r>
        <w:rPr>
          <w:rFonts w:ascii="Consolas" w:cs="Consolas" w:eastAsia="Consolas" w:hAnsi="Consolas"/>
          <w:color w:val="1a1a1a"/>
          <w:sz w:val="20"/>
          <w:szCs w:val="20"/>
          <w:rtl w:val="0"/>
        </w:rPr>
        <w:t xml:space="preserve">:root {  /* Brand */  --color-primary: #DD3C71;  --color-primary-hover: #C42D60;  --color-primary-light: #FDF2F5;  --color-primary-subtle: rgba(221,60,113,0.08);  /* Ink */  --color-text: #1A1A1A;  --color-text-secondary: #565D6D;  --color-text-muted: #8E8E8E;  /* Surfaces */  --color-bg: #FFFFFF;  --color-bg-subtle: #FAFAFB;  --color-bg-muted: #F3F3F6;  --color-border: #E5E7EB;  /* Semantic */  --color-success: #16A34A;  --color-warning: #F59E0B;  --color-error: #E05252;  --color-info: #3B82F6;  --color-add: #22C55E;  /* Radius */  --radius-sm: 4px;  --radius-md: 8px;  --radius-lg: 12px;  --radius-xl: 16px;  --radius-full: 9999px;  /* Shadow */  --shadow-sm: 0 1px 2px rgba(0,0,0,.05);  --shadow-card: 0 1px 3px rgba(0,0,0,.08);  --shadow-md: 0 4px 6px rgba(0,0,0,.05), 0 2px 4px rgba(0,0,0,.03);  --shadow-lg: 0 10px 25px rgba(0,0,0,.05), 0 8px 10px rgba(0,0,0,.03);  /* Transition */  --transition-fast: 150ms ease;  --transition-normal: 250ms ease;  --transition-slow: 350ms ease;  /* Spacing */  --spacing-xs: 4px;  --spacing-sm: 8px;  --spacing-md: 16px;  --spacing-lg: 24px;  --spacing-xl: 32px;  --spacing-2xl: 48px;  --spacing-3xl: 64px;  /* Fonts */  --font-admin: "Roboto", system-ui, -apple-system, sans-serif;  --font-heading: "Playfair Display", ui-serif, Georgia, serif;  --font-display: "Inter", ui-sans-serif, system-ui, sans-serif;  --font-mono: "JetBrains Mono", ui-monospace, monospace;}/* Alle Admin-Bereiche nutzen Roboto als Default */body {  font-family: var(--font-admin);}</w:t>
      </w:r>
      <w:r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14. Wartung dieses Dokuments</w:t>
      </w:r>
      <w:r>
        <w:rPr>
          <w:rtl w:val="0"/>
        </w:rPr>
      </w:r>
    </w:p>
    <w:p w:rsidR="00000000" w:rsidDel="00000000" w:rsidP="00000000" w:rsidRDefault="00000000" w:rsidRPr="00000000" w14:paraId="00000323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Dieses Dokument ist ein lebendiger Standard. Änderungen sind willkommen, folgen aber einem geregelten Prozess.</w:t>
      </w:r>
      <w:r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14.1 Wer darf ändern?</w:t>
      </w:r>
      <w:r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Eigentümer: Hotel Sonnblick (Entscheidung liegt beim Hotelier)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Vorschläge dürfen von Entwicklern und Designern eingebracht werden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Kleine Präzisierungen ohne Breaking Change: direkte Änderung in der nächsten Minor-Version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Breaking Changes (z. B. Farbumstellung): neue Major-Version, Migrations-Plan für bestehende Tools</w:t>
      </w:r>
    </w:p>
    <w:p w:rsidR="00000000" w:rsidDel="00000000" w:rsidP="00000000" w:rsidRDefault="00000000" w:rsidRPr="00000000" w14:paraId="00000329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14.2 Versionsschema</w:t>
      </w:r>
      <w:r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Major (X.0.0) — Breaking Change, alle Tools müssen migrieren (Farbwelt, Schrift, grundlegende Komponenten)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Minor (1.X.0) — Neue Komponenten, neue Regeln ohne Konflikt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Patch (1.0.X) — Textänderungen, Präzisierungen, Beispiele</w:t>
      </w:r>
    </w:p>
    <w:p w:rsidR="00000000" w:rsidDel="00000000" w:rsidP="00000000" w:rsidRDefault="00000000" w:rsidRPr="00000000" w14:paraId="0000032D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14.3 Änderungsprotokoll</w:t>
      </w: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760"/>
        <w:tblGridChange w:id="0">
          <w:tblGrid>
            <w:gridCol w:w="1800"/>
            <w:gridCol w:w="18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Datum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>
              <w:rPr>
                <w:rFonts w:ascii="Inter" w:cs="Inter" w:eastAsia="Inter" w:hAnsi="Inte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Änderung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2.0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April 2026</w:t>
            </w:r>
            <w:r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>
              <w:rPr>
                <w:rFonts w:ascii="Inter" w:cs="Inter" w:eastAsia="Inter" w:hAnsi="Inter"/>
                <w:color w:val="1a1a1a"/>
                <w:sz w:val="18"/>
                <w:szCs w:val="18"/>
                <w:rtl w:val="0"/>
              </w:rPr>
              <w:t xml:space="preserve">Initiale Version, basierend auf MenuCard-Pro-Analyse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spacing w:after="180" w:before="36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30"/>
          <w:szCs w:val="30"/>
          <w:rtl w:val="0"/>
        </w:rPr>
        <w:t xml:space="preserve">14.4 Offene Punkte für zukünftige Versionen</w:t>
      </w:r>
      <w:r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Darkmode-Variante der Tokens (Prio 2)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Explizite Richtlinien für Datenvisualisierung (Charts, Graphen)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Print-Styles für PDF-Exporte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E-Mail-Templates als ergänzendes System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Motion-Library für komplexere Animationen (falls jemals nötig)</w:t>
      </w:r>
    </w:p>
    <w:p w:rsidR="00000000" w:rsidDel="00000000" w:rsidP="00000000" w:rsidRDefault="00000000" w:rsidRPr="00000000" w14:paraId="0000033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spacing w:after="240" w:before="480" w:lineRule="auto"/>
        <w:rPr/>
      </w:pPr>
      <w:r>
        <w:rPr>
          <w:rFonts w:ascii="Inter" w:cs="Inter" w:eastAsia="Inter" w:hAnsi="Inter"/>
          <w:b w:val="1"/>
          <w:bCs w:val="1"/>
          <w:color w:val="1a1a1a"/>
          <w:sz w:val="40"/>
          <w:szCs w:val="40"/>
          <w:rtl w:val="0"/>
        </w:rPr>
        <w:t xml:space="preserve">15. Zusammenfassung – Das Wichtigste auf einer Seite</w:t>
      </w:r>
      <w:r>
        <w:rPr>
          <w:rtl w:val="0"/>
        </w:rPr>
      </w:r>
    </w:p>
    <w:p w:rsidR="00000000" w:rsidDel="00000000" w:rsidP="00000000" w:rsidRDefault="00000000" w:rsidRPr="00000000" w14:paraId="0000033D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Wenn Sie dieses Dokument weggeben und nur eine Seite mitgeben könnten, wäre es diese.</w:t>
      </w:r>
      <w:r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3F">
      <w:pPr>
        <w:spacing w:after="8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6"/>
          <w:szCs w:val="26"/>
          <w:rtl w:val="0"/>
        </w:rPr>
        <w:t xml:space="preserve">Identität</w:t>
      </w:r>
      <w:r>
        <w:rPr>
          <w:rtl w:val="0"/>
        </w:rPr>
      </w:r>
    </w:p>
    <w:p w:rsidR="00000000" w:rsidDel="00000000" w:rsidP="00000000" w:rsidRDefault="00000000" w:rsidRPr="00000000" w14:paraId="00000340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Premium-Hotellerie-Software. Warm, gastgeberisch, präzise. Ein Werkzeug, das sich wie ein guter Concierge anfühlt.</w:t>
      </w:r>
      <w:r>
        <w:rPr>
          <w:rtl w:val="0"/>
        </w:rPr>
      </w:r>
    </w:p>
    <w:p w:rsidR="00000000" w:rsidDel="00000000" w:rsidP="00000000" w:rsidRDefault="00000000" w:rsidRPr="00000000" w14:paraId="00000341">
      <w:pPr>
        <w:spacing w:after="8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6"/>
          <w:szCs w:val="26"/>
          <w:rtl w:val="0"/>
        </w:rPr>
        <w:t xml:space="preserve">Farbe</w:t>
      </w:r>
      <w:r>
        <w:rPr>
          <w:rtl w:val="0"/>
        </w:rPr>
      </w:r>
    </w:p>
    <w:p w:rsidR="00000000" w:rsidDel="00000000" w:rsidP="00000000" w:rsidRDefault="00000000" w:rsidRPr="00000000" w14:paraId="00000342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Rosé #DD3C71 als einziger Brand-Akzent. Neutrale Grautöne für 80 % der UI. Semantische Farben nur für Erfolg, Warnung, Fehler, Info.</w:t>
      </w:r>
      <w:r>
        <w:rPr>
          <w:rtl w:val="0"/>
        </w:rPr>
      </w:r>
    </w:p>
    <w:p w:rsidR="00000000" w:rsidDel="00000000" w:rsidP="00000000" w:rsidRDefault="00000000" w:rsidRPr="00000000" w14:paraId="00000343">
      <w:pPr>
        <w:spacing w:after="8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6"/>
          <w:szCs w:val="26"/>
          <w:rtl w:val="0"/>
        </w:rPr>
        <w:t xml:space="preserve">Schrift</w:t>
      </w:r>
      <w:r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Roboto für alle Admin-Bereiche und internen Tools (Pflicht). Playfair Display nur für Gäste-Facing-Oberflächen. Inter als Display-Schrift für Hero-Elemente. JetBrains Mono für Zahlen und Codes.</w:t>
      </w:r>
      <w:r>
        <w:rPr>
          <w:rtl w:val="0"/>
        </w:rPr>
      </w:r>
    </w:p>
    <w:p w:rsidR="00000000" w:rsidDel="00000000" w:rsidP="00000000" w:rsidRDefault="00000000" w:rsidRPr="00000000" w14:paraId="00000345">
      <w:pPr>
        <w:spacing w:after="8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6"/>
          <w:szCs w:val="26"/>
          <w:rtl w:val="0"/>
        </w:rPr>
        <w:t xml:space="preserve">Layout</w:t>
      </w:r>
      <w:r>
        <w:rPr>
          <w:rtl w:val="0"/>
        </w:rPr>
      </w:r>
    </w:p>
    <w:p w:rsidR="00000000" w:rsidDel="00000000" w:rsidP="00000000" w:rsidRDefault="00000000" w:rsidRPr="00000000" w14:paraId="00000346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AppShell mit 200-px-Sidebar links. Sechs feste Layout-Patterns für die passende Aufgabe. Content-Fläche nie breiter als 1280 px.</w:t>
      </w:r>
      <w:r>
        <w:rPr>
          <w:rtl w:val="0"/>
        </w:rPr>
      </w:r>
    </w:p>
    <w:p w:rsidR="00000000" w:rsidDel="00000000" w:rsidP="00000000" w:rsidRDefault="00000000" w:rsidRPr="00000000" w14:paraId="00000347">
      <w:pPr>
        <w:spacing w:after="8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6"/>
          <w:szCs w:val="26"/>
          <w:rtl w:val="0"/>
        </w:rPr>
        <w:t xml:space="preserve">Komponenten</w:t>
      </w:r>
      <w:r>
        <w:rPr>
          <w:rtl w:val="0"/>
        </w:rPr>
      </w:r>
    </w:p>
    <w:p w:rsidR="00000000" w:rsidDel="00000000" w:rsidP="00000000" w:rsidRDefault="00000000" w:rsidRPr="00000000" w14:paraId="00000348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shadcn/ui als Basis. Material Symbols als einziges Icon-Set. Drawer statt Modal für Edit-Flows. KPI-Cards mit Trend-Delta.</w:t>
      </w:r>
      <w:r>
        <w:rPr>
          <w:rtl w:val="0"/>
        </w:rPr>
      </w:r>
    </w:p>
    <w:p w:rsidR="00000000" w:rsidDel="00000000" w:rsidP="00000000" w:rsidRDefault="00000000" w:rsidRPr="00000000" w14:paraId="00000349">
      <w:pPr>
        <w:spacing w:after="8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6"/>
          <w:szCs w:val="26"/>
          <w:rtl w:val="0"/>
        </w:rPr>
        <w:t xml:space="preserve">Interaktion</w:t>
      </w:r>
      <w:r>
        <w:rPr>
          <w:rtl w:val="0"/>
        </w:rPr>
      </w:r>
    </w:p>
    <w:p w:rsidR="00000000" w:rsidDel="00000000" w:rsidP="00000000" w:rsidRDefault="00000000" w:rsidRPr="00000000" w14:paraId="0000034A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Command-Palette (⌘K) ab 20 Items. Autosave wo möglich. Toast mit Undo. Transitions 150 / 250 / 350 ms ease.</w:t>
      </w:r>
      <w:r>
        <w:rPr>
          <w:rtl w:val="0"/>
        </w:rPr>
      </w:r>
    </w:p>
    <w:p w:rsidR="00000000" w:rsidDel="00000000" w:rsidP="00000000" w:rsidRDefault="00000000" w:rsidRPr="00000000" w14:paraId="0000034B">
      <w:pPr>
        <w:spacing w:after="8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6"/>
          <w:szCs w:val="26"/>
          <w:rtl w:val="0"/>
        </w:rPr>
        <w:t xml:space="preserve">Sprache</w:t>
      </w:r>
      <w:r>
        <w:rPr>
          <w:rtl w:val="0"/>
        </w:rPr>
      </w:r>
    </w:p>
    <w:p w:rsidR="00000000" w:rsidDel="00000000" w:rsidP="00000000" w:rsidRDefault="00000000" w:rsidRPr="00000000" w14:paraId="0000034C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Deutsch. Sie-Form. Gastgeberisch-warm, nicht techy. Konkrete Fehlermeldungen mit nächster Handlung.</w:t>
      </w:r>
      <w:r>
        <w:rPr>
          <w:rtl w:val="0"/>
        </w:rPr>
      </w:r>
    </w:p>
    <w:p w:rsidR="00000000" w:rsidDel="00000000" w:rsidP="00000000" w:rsidRDefault="00000000" w:rsidRPr="00000000" w14:paraId="0000034D">
      <w:pPr>
        <w:spacing w:after="80" w:before="180" w:lineRule="auto"/>
        <w:rPr/>
      </w:pPr>
      <w:r>
        <w:rPr>
          <w:rFonts w:ascii="Inter" w:cs="Inter" w:eastAsia="Inter" w:hAnsi="Inter"/>
          <w:b w:val="1"/>
          <w:bCs w:val="1"/>
          <w:color w:val="dd3c71"/>
          <w:sz w:val="26"/>
          <w:szCs w:val="26"/>
          <w:rtl w:val="0"/>
        </w:rPr>
        <w:t xml:space="preserve">Pflicht</w:t>
      </w:r>
      <w:r>
        <w:rPr>
          <w:rtl w:val="0"/>
        </w:rPr>
      </w:r>
    </w:p>
    <w:p w:rsidR="00000000" w:rsidDel="00000000" w:rsidP="00000000" w:rsidRDefault="00000000" w:rsidRPr="00000000" w14:paraId="0000034E">
      <w:pPr>
        <w:spacing w:after="120" w:line="300" w:lineRule="auto"/>
        <w:rPr/>
      </w:pPr>
      <w:r>
        <w:rPr>
          <w:rFonts w:ascii="Inter" w:cs="Inter" w:eastAsia="Inter" w:hAnsi="Inter"/>
          <w:color w:val="1a1a1a"/>
          <w:sz w:val="22"/>
          <w:szCs w:val="22"/>
          <w:rtl w:val="0"/>
        </w:rPr>
        <w:t xml:space="preserve">Mobile-Experience ab Tag 1. WCAG 2.2 AA. Keine zweite Bunt-Farbe. Keine Modals für Edit-Flows. Keine kryptischen Error-Codes.</w:t>
      </w:r>
      <w:r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51">
      <w:pPr>
        <w:spacing w:before="480" w:lineRule="auto"/>
        <w:jc w:val="center"/>
        <w:rPr/>
      </w:pPr>
      <w:r>
        <w:rPr>
          <w:rFonts w:ascii="Inter" w:cs="Inter" w:eastAsia="Inter" w:hAnsi="Inter"/>
          <w:i w:val="1"/>
          <w:iCs w:val="1"/>
          <w:color w:val="565d6d"/>
          <w:sz w:val="20"/>
          <w:szCs w:val="20"/>
          <w:rtl w:val="0"/>
        </w:rPr>
        <w:t xml:space="preserve">— Ende des Dokuments —</w:t>
      </w: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3">
    <w:pPr>
      <w:jc w:val="center"/>
      <w:rPr/>
    </w:pPr>
    <w:r w:rsidDel="00000000" w:rsidR="00000000" w:rsidRPr="00000000">
      <w:rPr>
        <w:rFonts w:ascii="Inter" w:cs="Inter" w:eastAsia="Inter" w:hAnsi="Inter"/>
        <w:color w:val="565d6d"/>
        <w:sz w:val="18"/>
        <w:szCs w:val="18"/>
        <w:rtl w:val="0"/>
      </w:rPr>
      <w:t xml:space="preserve">Seite </w:t>
    </w:r>
    <w:r w:rsidDel="00000000" w:rsidR="00000000" w:rsidRPr="00000000">
      <w:rPr>
        <w:rFonts w:ascii="Inter" w:cs="Inter" w:eastAsia="Inter" w:hAnsi="Inter"/>
        <w:color w:val="565d6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color w:val="565d6d"/>
        <w:sz w:val="18"/>
        <w:szCs w:val="18"/>
        <w:rtl w:val="0"/>
      </w:rPr>
      <w:t xml:space="preserve"> von </w:t>
    </w:r>
    <w:r w:rsidDel="00000000" w:rsidR="00000000" w:rsidRPr="00000000">
      <w:rPr>
        <w:rFonts w:ascii="Inter" w:cs="Inter" w:eastAsia="Inter" w:hAnsi="Inter"/>
        <w:color w:val="565d6d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jc w:val="right"/>
      <w:rPr/>
    </w:pPr>
    <w:r w:rsidDel="00000000" w:rsidR="00000000" w:rsidRPr="00000000">
      <w:rPr>
        <w:rFonts w:ascii="Inter" w:cs="Inter" w:eastAsia="Inter" w:hAnsi="Inter"/>
        <w:color w:val="565d6d"/>
        <w:sz w:val="18"/>
        <w:szCs w:val="18"/>
        <w:rtl w:val="0"/>
      </w:rPr>
      <w:t xml:space="preserve">Hotel Sonnblick · Design Strategie 2.0.1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1a1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dd3c7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